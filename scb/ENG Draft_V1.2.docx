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10CB" w14:textId="263C4217" w:rsidR="00351152" w:rsidRPr="00351152" w:rsidRDefault="00351152" w:rsidP="00351152">
      <w:pPr>
        <w:rPr>
          <w:rFonts w:ascii="Arial" w:hAnsi="Arial" w:cs="Arial"/>
          <w:b/>
          <w:bCs/>
        </w:rPr>
      </w:pPr>
      <w:r w:rsidRPr="00351152">
        <w:rPr>
          <w:rFonts w:ascii="Arial" w:hAnsi="Arial" w:cs="Arial"/>
          <w:b/>
          <w:bCs/>
        </w:rPr>
        <w:t xml:space="preserve">Dear </w:t>
      </w:r>
      <w:r>
        <w:rPr>
          <w:rFonts w:ascii="Arial" w:hAnsi="Arial" w:cs="Arial"/>
          <w:b/>
          <w:bCs/>
        </w:rPr>
        <w:t>&lt;Client Name&gt;</w:t>
      </w:r>
    </w:p>
    <w:p w14:paraId="0C8B61AC" w14:textId="7D3320AF" w:rsidR="00C12499" w:rsidRDefault="00C12499" w:rsidP="00C12499">
      <w:pPr>
        <w:rPr>
          <w:rFonts w:ascii="Arial" w:hAnsi="Arial" w:cs="Arial"/>
          <w:color w:val="000000"/>
        </w:rPr>
      </w:pPr>
      <w:r w:rsidRPr="00C12499">
        <w:rPr>
          <w:rFonts w:ascii="Arial" w:hAnsi="Arial" w:cs="Arial"/>
          <w:color w:val="000000"/>
        </w:rPr>
        <w:t xml:space="preserve">We are excited to announce that our communication channels have </w:t>
      </w:r>
      <w:r>
        <w:rPr>
          <w:rFonts w:ascii="Arial" w:hAnsi="Arial" w:cs="Arial"/>
          <w:color w:val="000000"/>
        </w:rPr>
        <w:t xml:space="preserve">been </w:t>
      </w:r>
      <w:r w:rsidRPr="00C12499">
        <w:rPr>
          <w:rFonts w:ascii="Arial" w:hAnsi="Arial" w:cs="Arial"/>
          <w:color w:val="000000"/>
        </w:rPr>
        <w:t xml:space="preserve">expanded to better serve you and make your banking experience more convenient. </w:t>
      </w:r>
    </w:p>
    <w:p w14:paraId="2C0D7534" w14:textId="6CEAF379" w:rsidR="00351152" w:rsidRPr="00351152" w:rsidRDefault="00C12499" w:rsidP="00C12499">
      <w:r>
        <w:rPr>
          <w:rFonts w:ascii="Arial" w:hAnsi="Arial" w:cs="Arial"/>
          <w:color w:val="000000"/>
        </w:rPr>
        <w:t>Y</w:t>
      </w:r>
      <w:r w:rsidRPr="00C12499">
        <w:rPr>
          <w:rFonts w:ascii="Arial" w:hAnsi="Arial" w:cs="Arial"/>
          <w:color w:val="000000"/>
        </w:rPr>
        <w:t xml:space="preserve">ou can </w:t>
      </w:r>
      <w:r>
        <w:rPr>
          <w:rFonts w:ascii="Arial" w:hAnsi="Arial" w:cs="Arial"/>
          <w:color w:val="000000"/>
        </w:rPr>
        <w:t xml:space="preserve">now </w:t>
      </w:r>
      <w:r w:rsidRPr="00C12499">
        <w:rPr>
          <w:rFonts w:ascii="Arial" w:hAnsi="Arial" w:cs="Arial"/>
          <w:color w:val="000000"/>
        </w:rPr>
        <w:t xml:space="preserve">reach your Private Banker through the instant messaging app </w:t>
      </w:r>
      <w:r w:rsidRPr="00C12499">
        <w:rPr>
          <w:rFonts w:ascii="Arial" w:hAnsi="Arial" w:cs="Arial"/>
          <w:b/>
          <w:color w:val="000000"/>
        </w:rPr>
        <w:t>WeChat</w:t>
      </w:r>
      <w:r w:rsidRPr="00C12499">
        <w:rPr>
          <w:rFonts w:ascii="Arial" w:hAnsi="Arial" w:cs="Arial"/>
          <w:color w:val="000000"/>
        </w:rPr>
        <w:t>, giving you an easy and smooth way to discuss your needs, explore opportunities, and get the support you need.</w:t>
      </w:r>
    </w:p>
    <w:p w14:paraId="1B560690" w14:textId="77777777" w:rsidR="00351152" w:rsidRPr="00351152" w:rsidRDefault="00351152" w:rsidP="00351152">
      <w:pPr>
        <w:rPr>
          <w:rFonts w:ascii="Arial" w:hAnsi="Arial" w:cs="Arial"/>
          <w:b/>
          <w:bCs/>
        </w:rPr>
      </w:pPr>
      <w:r w:rsidRPr="00351152">
        <w:rPr>
          <w:rFonts w:ascii="Arial" w:hAnsi="Arial" w:cs="Arial"/>
          <w:b/>
          <w:bCs/>
        </w:rPr>
        <w:t>To start using WeChat for communication, follow these simple steps:</w:t>
      </w:r>
    </w:p>
    <w:p w14:paraId="4E467E68" w14:textId="77777777" w:rsidR="00351152" w:rsidRPr="00351152" w:rsidRDefault="00351152" w:rsidP="00351152">
      <w:pPr>
        <w:rPr>
          <w:rFonts w:ascii="Arial" w:hAnsi="Arial" w:cs="Arial"/>
        </w:rPr>
      </w:pPr>
      <w:r w:rsidRPr="00351152">
        <w:rPr>
          <w:rFonts w:ascii="Arial" w:hAnsi="Arial" w:cs="Arial"/>
          <w:b/>
          <w:bCs/>
        </w:rPr>
        <w:t xml:space="preserve">1 Open WeChat </w:t>
      </w:r>
      <w:r w:rsidRPr="00351152">
        <w:rPr>
          <w:rFonts w:ascii="Arial" w:hAnsi="Arial" w:cs="Arial"/>
        </w:rPr>
        <w:t xml:space="preserve">on your mobile device and </w:t>
      </w:r>
      <w:r w:rsidRPr="00351152">
        <w:rPr>
          <w:rFonts w:ascii="Arial" w:hAnsi="Arial" w:cs="Arial"/>
          <w:b/>
          <w:bCs/>
        </w:rPr>
        <w:t xml:space="preserve">tap the + icon </w:t>
      </w:r>
      <w:r w:rsidRPr="00351152">
        <w:rPr>
          <w:rFonts w:ascii="Arial" w:hAnsi="Arial" w:cs="Arial"/>
        </w:rPr>
        <w:t>in the top right</w:t>
      </w:r>
    </w:p>
    <w:p w14:paraId="016C2930" w14:textId="77777777" w:rsidR="00351152" w:rsidRPr="00351152" w:rsidRDefault="00351152" w:rsidP="00351152">
      <w:pPr>
        <w:rPr>
          <w:rFonts w:ascii="Arial" w:hAnsi="Arial" w:cs="Arial"/>
        </w:rPr>
      </w:pPr>
      <w:r w:rsidRPr="00351152">
        <w:rPr>
          <w:rFonts w:ascii="Arial" w:hAnsi="Arial" w:cs="Arial"/>
        </w:rPr>
        <w:t xml:space="preserve">corner, followed by </w:t>
      </w:r>
      <w:r w:rsidRPr="00351152">
        <w:rPr>
          <w:rFonts w:ascii="Arial" w:hAnsi="Arial" w:cs="Arial"/>
          <w:b/>
          <w:bCs/>
        </w:rPr>
        <w:t>Scan</w:t>
      </w:r>
      <w:r w:rsidRPr="00351152">
        <w:rPr>
          <w:rFonts w:ascii="Arial" w:hAnsi="Arial" w:cs="Arial"/>
        </w:rPr>
        <w:t>.</w:t>
      </w:r>
    </w:p>
    <w:p w14:paraId="69BF898C" w14:textId="0156B131" w:rsidR="00351152" w:rsidRPr="00351152" w:rsidRDefault="00351152" w:rsidP="00351152">
      <w:pPr>
        <w:rPr>
          <w:rFonts w:ascii="Arial" w:hAnsi="Arial" w:cs="Arial"/>
          <w:b/>
          <w:bCs/>
        </w:rPr>
      </w:pPr>
      <w:r w:rsidRPr="00351152"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 xml:space="preserve"> </w:t>
      </w:r>
      <w:r w:rsidRPr="00351152">
        <w:rPr>
          <w:rFonts w:ascii="Arial" w:hAnsi="Arial" w:cs="Arial"/>
          <w:b/>
          <w:bCs/>
          <w:noProof/>
        </w:rPr>
        <w:drawing>
          <wp:inline distT="0" distB="0" distL="0" distR="0" wp14:anchorId="70C7BBEB" wp14:editId="7A47AB6D">
            <wp:extent cx="1543050" cy="1543050"/>
            <wp:effectExtent l="0" t="0" r="0" b="0"/>
            <wp:docPr id="148412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1152">
        <w:rPr>
          <w:rFonts w:ascii="Arial" w:hAnsi="Arial" w:cs="Arial"/>
          <w:b/>
          <w:bCs/>
        </w:rPr>
        <w:t xml:space="preserve">Scan the QR code </w:t>
      </w:r>
      <w:r w:rsidRPr="00351152">
        <w:rPr>
          <w:rFonts w:ascii="Arial" w:hAnsi="Arial" w:cs="Arial"/>
        </w:rPr>
        <w:t xml:space="preserve">below to follow our official WeChat </w:t>
      </w:r>
      <w:r w:rsidR="00D412A3">
        <w:rPr>
          <w:rFonts w:ascii="Arial" w:hAnsi="Arial" w:cs="Arial"/>
        </w:rPr>
        <w:t xml:space="preserve">Service </w:t>
      </w:r>
      <w:r w:rsidRPr="00351152">
        <w:rPr>
          <w:rFonts w:ascii="Arial" w:hAnsi="Arial" w:cs="Arial"/>
        </w:rPr>
        <w:t xml:space="preserve">account, </w:t>
      </w:r>
      <w:r w:rsidRPr="00351152">
        <w:rPr>
          <w:rFonts w:ascii="Arial" w:hAnsi="Arial" w:cs="Arial"/>
          <w:b/>
          <w:bCs/>
        </w:rPr>
        <w:t>Standard</w:t>
      </w:r>
      <w:r>
        <w:rPr>
          <w:rFonts w:ascii="Arial" w:hAnsi="Arial" w:cs="Arial"/>
          <w:b/>
          <w:bCs/>
        </w:rPr>
        <w:t xml:space="preserve"> </w:t>
      </w:r>
      <w:r w:rsidRPr="00351152">
        <w:rPr>
          <w:rFonts w:ascii="Arial" w:hAnsi="Arial" w:cs="Arial"/>
          <w:b/>
          <w:bCs/>
        </w:rPr>
        <w:t>Chartered Instant Messaging</w:t>
      </w:r>
      <w:r w:rsidRPr="00351152">
        <w:rPr>
          <w:rFonts w:ascii="Arial" w:hAnsi="Arial" w:cs="Arial"/>
        </w:rPr>
        <w:t>.</w:t>
      </w:r>
    </w:p>
    <w:p w14:paraId="23E6E8E4" w14:textId="1F6AD6C8" w:rsidR="00351152" w:rsidRDefault="00351152" w:rsidP="00351152">
      <w:pPr>
        <w:rPr>
          <w:rFonts w:ascii="Arial" w:hAnsi="Arial" w:cs="Arial"/>
          <w:i/>
          <w:iCs/>
        </w:rPr>
      </w:pPr>
      <w:r w:rsidRPr="00351152">
        <w:rPr>
          <w:rFonts w:ascii="Arial" w:hAnsi="Arial" w:cs="Arial"/>
          <w:i/>
          <w:iCs/>
        </w:rPr>
        <w:t>Please note that the QR code expires in 1 day. If it has</w:t>
      </w:r>
      <w:r>
        <w:rPr>
          <w:rFonts w:ascii="Arial" w:hAnsi="Arial" w:cs="Arial"/>
          <w:i/>
          <w:iCs/>
        </w:rPr>
        <w:t xml:space="preserve"> </w:t>
      </w:r>
      <w:r w:rsidRPr="00351152">
        <w:rPr>
          <w:rFonts w:ascii="Arial" w:hAnsi="Arial" w:cs="Arial"/>
          <w:i/>
          <w:iCs/>
        </w:rPr>
        <w:t>expired, please contact your Private Banker for assistance.</w:t>
      </w:r>
    </w:p>
    <w:p w14:paraId="1FCD49ED" w14:textId="4A1CACF5" w:rsidR="000371B9" w:rsidRDefault="000371B9" w:rsidP="00351152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3. </w:t>
      </w:r>
      <w:r w:rsidR="00715626">
        <w:rPr>
          <w:rFonts w:ascii="Arial" w:hAnsi="Arial" w:cs="Arial"/>
          <w:i/>
          <w:iCs/>
        </w:rPr>
        <w:t>Click on ‘Follow service account’.</w:t>
      </w:r>
      <w:r w:rsidR="00D412A3">
        <w:rPr>
          <w:rFonts w:ascii="Arial" w:hAnsi="Arial" w:cs="Arial"/>
          <w:i/>
          <w:iCs/>
        </w:rPr>
        <w:t xml:space="preserve"> </w:t>
      </w:r>
    </w:p>
    <w:p w14:paraId="4E1CA69B" w14:textId="780D3FB2" w:rsidR="007C574B" w:rsidRPr="00351152" w:rsidRDefault="007C574B" w:rsidP="00351152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w:drawing>
          <wp:inline distT="0" distB="0" distL="0" distR="0" wp14:anchorId="3B805788" wp14:editId="0C36D675">
            <wp:extent cx="990600" cy="793750"/>
            <wp:effectExtent l="19050" t="19050" r="19050" b="25400"/>
            <wp:docPr id="1959686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7937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812733" w14:textId="3A34B814" w:rsidR="00351152" w:rsidRDefault="00715626" w:rsidP="0035115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4</w:t>
      </w:r>
      <w:r w:rsidR="00351152" w:rsidRPr="00351152">
        <w:rPr>
          <w:rFonts w:ascii="Arial" w:hAnsi="Arial" w:cs="Arial"/>
          <w:b/>
          <w:bCs/>
        </w:rPr>
        <w:t xml:space="preserve"> </w:t>
      </w:r>
      <w:r w:rsidR="005357D2">
        <w:rPr>
          <w:rFonts w:ascii="Arial" w:hAnsi="Arial" w:cs="Arial"/>
        </w:rPr>
        <w:t>On the service account screen,</w:t>
      </w:r>
      <w:r w:rsidR="003D6DCF">
        <w:rPr>
          <w:rFonts w:ascii="Arial" w:hAnsi="Arial" w:cs="Arial"/>
        </w:rPr>
        <w:t xml:space="preserve"> </w:t>
      </w:r>
      <w:r w:rsidR="003D6DCF" w:rsidRPr="003D6DCF">
        <w:rPr>
          <w:rFonts w:ascii="Arial" w:hAnsi="Arial" w:cs="Arial"/>
        </w:rPr>
        <w:t xml:space="preserve">You will be shown a disclaimer message </w:t>
      </w:r>
      <w:r w:rsidR="005B7AF8">
        <w:rPr>
          <w:rFonts w:ascii="Arial" w:hAnsi="Arial" w:cs="Arial"/>
        </w:rPr>
        <w:t xml:space="preserve">and would </w:t>
      </w:r>
      <w:r w:rsidR="00CD4393" w:rsidRPr="00CD4393">
        <w:rPr>
          <w:rFonts w:ascii="Arial" w:hAnsi="Arial" w:cs="Arial"/>
        </w:rPr>
        <w:t>receive a one-time password (OTP) in your registered email. Enter the OTP within 180 seconds to proceed.</w:t>
      </w:r>
    </w:p>
    <w:p w14:paraId="4396462B" w14:textId="16830283" w:rsidR="007C574B" w:rsidRDefault="0050294D" w:rsidP="00351152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3F9CFE4" wp14:editId="2D241E1E">
            <wp:extent cx="1357486" cy="2946400"/>
            <wp:effectExtent l="0" t="0" r="0" b="6350"/>
            <wp:docPr id="131361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590" cy="297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9018A" w14:textId="547FD505" w:rsidR="00351152" w:rsidRDefault="001D12B2" w:rsidP="0035115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</w:t>
      </w:r>
      <w:r w:rsidR="00351152" w:rsidRPr="00351152">
        <w:rPr>
          <w:rFonts w:ascii="Arial" w:hAnsi="Arial" w:cs="Arial"/>
          <w:b/>
          <w:bCs/>
        </w:rPr>
        <w:t>.</w:t>
      </w:r>
      <w:r w:rsidR="00351152">
        <w:rPr>
          <w:rFonts w:ascii="Arial" w:hAnsi="Arial" w:cs="Arial"/>
        </w:rPr>
        <w:t xml:space="preserve"> </w:t>
      </w:r>
      <w:r w:rsidR="00351152" w:rsidRPr="00351152">
        <w:rPr>
          <w:rFonts w:ascii="Arial" w:hAnsi="Arial" w:cs="Arial"/>
        </w:rPr>
        <w:t xml:space="preserve">Upon successful authentication, you will receive a </w:t>
      </w:r>
      <w:r w:rsidR="00D412A3">
        <w:rPr>
          <w:rFonts w:ascii="Arial" w:hAnsi="Arial" w:cs="Arial"/>
        </w:rPr>
        <w:t xml:space="preserve">message in WeChat Service account </w:t>
      </w:r>
      <w:r w:rsidR="00351152" w:rsidRPr="00351152">
        <w:rPr>
          <w:rFonts w:ascii="Arial" w:hAnsi="Arial" w:cs="Arial"/>
        </w:rPr>
        <w:t xml:space="preserve">to await a </w:t>
      </w:r>
      <w:r w:rsidR="009D1ABB">
        <w:rPr>
          <w:rFonts w:ascii="Arial" w:hAnsi="Arial" w:cs="Arial"/>
        </w:rPr>
        <w:t>verification call</w:t>
      </w:r>
      <w:r w:rsidR="00351152" w:rsidRPr="00351152">
        <w:rPr>
          <w:rFonts w:ascii="Arial" w:hAnsi="Arial" w:cs="Arial"/>
        </w:rPr>
        <w:t xml:space="preserve"> from your Private Banker.</w:t>
      </w:r>
      <w:r w:rsidR="00D412A3">
        <w:rPr>
          <w:rFonts w:ascii="Arial" w:hAnsi="Arial" w:cs="Arial"/>
        </w:rPr>
        <w:t xml:space="preserve"> </w:t>
      </w:r>
    </w:p>
    <w:p w14:paraId="7E85D727" w14:textId="7434309A" w:rsidR="00E74D50" w:rsidRPr="00351152" w:rsidRDefault="000E29D7" w:rsidP="0035115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F04B0A6" wp14:editId="5228F9D4">
            <wp:extent cx="1314450" cy="2852992"/>
            <wp:effectExtent l="0" t="0" r="0" b="5080"/>
            <wp:docPr id="1036369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521" cy="286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4422" w14:textId="3172C8D2" w:rsidR="00CD10BE" w:rsidRPr="00CD10BE" w:rsidRDefault="001D12B2" w:rsidP="00CD10BE">
      <w:pPr>
        <w:spacing w:line="360" w:lineRule="auto"/>
      </w:pPr>
      <w:r>
        <w:rPr>
          <w:rFonts w:ascii="Arial" w:hAnsi="Arial" w:cs="Arial"/>
          <w:b/>
          <w:bCs/>
        </w:rPr>
        <w:t>6</w:t>
      </w:r>
      <w:r w:rsidR="00351152">
        <w:rPr>
          <w:rFonts w:ascii="Arial" w:hAnsi="Arial" w:cs="Arial"/>
          <w:b/>
          <w:bCs/>
        </w:rPr>
        <w:t xml:space="preserve"> </w:t>
      </w:r>
      <w:r w:rsidR="00351152" w:rsidRPr="00351152">
        <w:rPr>
          <w:rFonts w:ascii="Arial" w:hAnsi="Arial" w:cs="Arial"/>
        </w:rPr>
        <w:t xml:space="preserve">Once the callback verification has been successfully completed, you may begin messaging your Private Banker through the </w:t>
      </w:r>
      <w:r w:rsidR="00351152" w:rsidRPr="00351152">
        <w:rPr>
          <w:rFonts w:ascii="Arial" w:hAnsi="Arial" w:cs="Arial"/>
          <w:b/>
          <w:bCs/>
        </w:rPr>
        <w:t>Standard Chartered</w:t>
      </w:r>
      <w:r w:rsidR="00351152">
        <w:rPr>
          <w:rFonts w:ascii="Arial" w:hAnsi="Arial" w:cs="Arial"/>
          <w:b/>
          <w:bCs/>
        </w:rPr>
        <w:t xml:space="preserve"> </w:t>
      </w:r>
      <w:r w:rsidR="00C273AA">
        <w:rPr>
          <w:rFonts w:ascii="Arial" w:hAnsi="Arial" w:cs="Arial"/>
          <w:b/>
          <w:bCs/>
        </w:rPr>
        <w:t>WeChat</w:t>
      </w:r>
      <w:r w:rsidR="00351152" w:rsidRPr="00351152">
        <w:rPr>
          <w:rFonts w:ascii="Arial" w:hAnsi="Arial" w:cs="Arial"/>
          <w:b/>
          <w:bCs/>
        </w:rPr>
        <w:t xml:space="preserve"> </w:t>
      </w:r>
      <w:proofErr w:type="spellStart"/>
      <w:r w:rsidR="00351152" w:rsidRPr="00351152">
        <w:rPr>
          <w:rFonts w:ascii="Arial" w:hAnsi="Arial" w:cs="Arial"/>
          <w:b/>
          <w:bCs/>
        </w:rPr>
        <w:t>MiniApp</w:t>
      </w:r>
      <w:proofErr w:type="spellEnd"/>
      <w:r w:rsidR="00351152" w:rsidRPr="00351152">
        <w:rPr>
          <w:rFonts w:ascii="Arial" w:hAnsi="Arial" w:cs="Arial"/>
        </w:rPr>
        <w:t>.</w:t>
      </w:r>
      <w:r w:rsidR="00677A51" w:rsidRPr="00677A51">
        <w:t xml:space="preserve"> </w:t>
      </w:r>
      <w:r w:rsidR="00CD10BE" w:rsidRPr="00CD10BE">
        <w:rPr>
          <w:rFonts w:ascii="Arial" w:hAnsi="Arial" w:cs="Arial"/>
        </w:rPr>
        <w:t>Y</w:t>
      </w:r>
      <w:r w:rsidR="00CD10BE">
        <w:rPr>
          <w:rFonts w:ascii="Arial" w:hAnsi="Arial" w:cs="Arial"/>
        </w:rPr>
        <w:t>ou can open</w:t>
      </w:r>
      <w:r w:rsidR="00CD10BE" w:rsidRPr="00677A51">
        <w:rPr>
          <w:rFonts w:ascii="Arial" w:hAnsi="Arial" w:cs="Arial"/>
        </w:rPr>
        <w:t xml:space="preserve"> WeChat, navigate to the Service Account, select the </w:t>
      </w:r>
      <w:r w:rsidR="00CD10BE">
        <w:rPr>
          <w:rFonts w:ascii="Arial" w:hAnsi="Arial" w:cs="Arial"/>
        </w:rPr>
        <w:t>‘</w:t>
      </w:r>
      <w:r w:rsidR="00CD10BE" w:rsidRPr="00677A51">
        <w:rPr>
          <w:rFonts w:ascii="Arial" w:hAnsi="Arial" w:cs="Arial"/>
        </w:rPr>
        <w:t>Mini Program</w:t>
      </w:r>
      <w:r w:rsidR="00CD10BE">
        <w:rPr>
          <w:rFonts w:ascii="Arial" w:hAnsi="Arial" w:cs="Arial"/>
        </w:rPr>
        <w:t>’</w:t>
      </w:r>
      <w:r w:rsidR="00CD10BE" w:rsidRPr="00677A51">
        <w:rPr>
          <w:rFonts w:ascii="Arial" w:hAnsi="Arial" w:cs="Arial"/>
        </w:rPr>
        <w:t xml:space="preserve"> and access your chat with your Private Banker.</w:t>
      </w:r>
    </w:p>
    <w:p w14:paraId="1484C118" w14:textId="77777777" w:rsidR="00CD10BE" w:rsidRPr="00351152" w:rsidRDefault="00CD10BE" w:rsidP="00CD10B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  <w:r>
        <w:rPr>
          <w:rFonts w:ascii="Arial" w:hAnsi="Arial" w:cs="Arial"/>
          <w:b/>
          <w:bCs/>
          <w:noProof/>
        </w:rPr>
        <w:drawing>
          <wp:inline distT="0" distB="0" distL="0" distR="0" wp14:anchorId="43F06932" wp14:editId="790074D5">
            <wp:extent cx="1393176" cy="2851150"/>
            <wp:effectExtent l="19050" t="19050" r="17145" b="25400"/>
            <wp:docPr id="929197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239" cy="285946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4741B9" w14:textId="29968AAB" w:rsidR="00B16D3C" w:rsidRPr="00B16D3C" w:rsidRDefault="00CD10BE" w:rsidP="00B16D3C">
      <w:pPr>
        <w:spacing w:line="360" w:lineRule="auto"/>
        <w:rPr>
          <w:ins w:id="0" w:author="Mathivanan, Mathumathi" w:date="2026-05-26T17:08:00Z"/>
          <w:rFonts w:ascii="Arial" w:hAnsi="Arial" w:cs="Arial"/>
        </w:rPr>
      </w:pPr>
      <w:r>
        <w:rPr>
          <w:rFonts w:ascii="Arial" w:hAnsi="Arial" w:cs="Arial"/>
        </w:rPr>
        <w:t xml:space="preserve">Alternatively, </w:t>
      </w:r>
      <w:ins w:id="1" w:author="Mathivanan, Mathumathi" w:date="2026-05-26T17:08:00Z">
        <w:r w:rsidR="00B16D3C" w:rsidRPr="00B16D3C">
          <w:rPr>
            <w:rFonts w:ascii="Arial" w:hAnsi="Arial" w:cs="Arial"/>
          </w:rPr>
          <w:t>If you are already on the Service Account screen, a notification card will appear to help you navigate to the mini program chat with your Private Banker.</w:t>
        </w:r>
      </w:ins>
    </w:p>
    <w:p w14:paraId="1492F07C" w14:textId="3CBD4402" w:rsidR="00B836C7" w:rsidRPr="00CD10BE" w:rsidRDefault="005C5B90" w:rsidP="00351152">
      <w:pPr>
        <w:spacing w:line="360" w:lineRule="auto"/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5CA49CC" wp14:editId="3C7DCC02">
            <wp:extent cx="1317318" cy="2857500"/>
            <wp:effectExtent l="19050" t="19050" r="16510" b="19050"/>
            <wp:docPr id="475504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011" cy="289154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52A748" w14:textId="6E4A0B7A" w:rsidR="00C273AA" w:rsidRDefault="00C273AA" w:rsidP="00351152">
      <w:pPr>
        <w:rPr>
          <w:rFonts w:ascii="Arial" w:hAnsi="Arial" w:cs="Arial"/>
        </w:rPr>
      </w:pPr>
      <w:r>
        <w:rPr>
          <w:rFonts w:ascii="Arial" w:hAnsi="Arial" w:cs="Arial"/>
        </w:rPr>
        <w:t>Stay connected by switch</w:t>
      </w:r>
      <w:r w:rsidR="00E62EFA">
        <w:rPr>
          <w:rFonts w:ascii="Arial" w:hAnsi="Arial" w:cs="Arial"/>
        </w:rPr>
        <w:t>ing</w:t>
      </w:r>
      <w:r>
        <w:rPr>
          <w:rFonts w:ascii="Arial" w:hAnsi="Arial" w:cs="Arial"/>
        </w:rPr>
        <w:t xml:space="preserve"> on your </w:t>
      </w:r>
      <w:r w:rsidR="00D412A3">
        <w:rPr>
          <w:rFonts w:ascii="Arial" w:hAnsi="Arial" w:cs="Arial"/>
        </w:rPr>
        <w:t xml:space="preserve">WeChat Service </w:t>
      </w:r>
      <w:r w:rsidR="00E331D2">
        <w:rPr>
          <w:rFonts w:ascii="Arial" w:hAnsi="Arial" w:cs="Arial"/>
        </w:rPr>
        <w:t>notification:</w:t>
      </w:r>
    </w:p>
    <w:p w14:paraId="412E019B" w14:textId="16A07097" w:rsidR="00F94D3C" w:rsidRPr="00F94D3C" w:rsidRDefault="00C273AA" w:rsidP="00F94D3C">
      <w:pPr>
        <w:rPr>
          <w:rFonts w:ascii="Arial" w:hAnsi="Arial" w:cs="Arial"/>
        </w:rPr>
      </w:pPr>
      <w:r>
        <w:rPr>
          <w:rFonts w:ascii="Arial" w:hAnsi="Arial" w:cs="Arial"/>
        </w:rPr>
        <w:t>Step 1:</w:t>
      </w:r>
      <w:r w:rsidR="00677A51">
        <w:rPr>
          <w:rFonts w:ascii="Arial" w:hAnsi="Arial" w:cs="Arial"/>
        </w:rPr>
        <w:t xml:space="preserve"> </w:t>
      </w:r>
      <w:r w:rsidR="00F94D3C" w:rsidRPr="00F94D3C">
        <w:rPr>
          <w:rFonts w:ascii="Arial" w:hAnsi="Arial" w:cs="Arial"/>
        </w:rPr>
        <w:t xml:space="preserve">Open WeChat and </w:t>
      </w:r>
      <w:r w:rsidR="007E3091">
        <w:rPr>
          <w:rFonts w:ascii="Arial" w:hAnsi="Arial" w:cs="Arial"/>
        </w:rPr>
        <w:t>click on</w:t>
      </w:r>
      <w:r w:rsidR="00F94D3C" w:rsidRPr="00F94D3C">
        <w:rPr>
          <w:rFonts w:ascii="Arial" w:hAnsi="Arial" w:cs="Arial"/>
        </w:rPr>
        <w:t xml:space="preserve"> </w:t>
      </w:r>
      <w:r w:rsidR="00F94D3C" w:rsidRPr="00F94D3C">
        <w:rPr>
          <w:rFonts w:ascii="Arial" w:hAnsi="Arial" w:cs="Arial"/>
          <w:b/>
          <w:bCs/>
        </w:rPr>
        <w:t>“Service Accounts”</w:t>
      </w:r>
      <w:r w:rsidR="00F94D3C" w:rsidRPr="00F94D3C">
        <w:rPr>
          <w:rFonts w:ascii="Arial" w:hAnsi="Arial" w:cs="Arial"/>
        </w:rPr>
        <w:t xml:space="preserve"> </w:t>
      </w:r>
    </w:p>
    <w:p w14:paraId="3E258872" w14:textId="4574F19C" w:rsidR="00C273AA" w:rsidRDefault="0074655D" w:rsidP="00351152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5EF792C" wp14:editId="5685CC78">
            <wp:extent cx="1193800" cy="2413000"/>
            <wp:effectExtent l="19050" t="19050" r="25400" b="25400"/>
            <wp:docPr id="9017945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2413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F3A99" w14:textId="77777777" w:rsidR="008E72EF" w:rsidRPr="008E72EF" w:rsidRDefault="00C273AA" w:rsidP="008E72EF">
      <w:pPr>
        <w:rPr>
          <w:rFonts w:ascii="Arial" w:hAnsi="Arial" w:cs="Arial"/>
        </w:rPr>
      </w:pPr>
      <w:r>
        <w:rPr>
          <w:rFonts w:ascii="Arial" w:hAnsi="Arial" w:cs="Arial"/>
        </w:rPr>
        <w:t xml:space="preserve">Step 2: </w:t>
      </w:r>
      <w:r w:rsidR="008E72EF" w:rsidRPr="008E72EF">
        <w:rPr>
          <w:rFonts w:ascii="Arial" w:hAnsi="Arial" w:cs="Arial"/>
        </w:rPr>
        <w:t xml:space="preserve">Click on the </w:t>
      </w:r>
      <w:r w:rsidR="008E72EF" w:rsidRPr="008E72EF">
        <w:rPr>
          <w:rFonts w:ascii="Arial" w:hAnsi="Arial" w:cs="Arial"/>
          <w:b/>
          <w:bCs/>
        </w:rPr>
        <w:t>profile icon</w:t>
      </w:r>
      <w:r w:rsidR="008E72EF" w:rsidRPr="008E72EF">
        <w:rPr>
          <w:rFonts w:ascii="Arial" w:hAnsi="Arial" w:cs="Arial"/>
        </w:rPr>
        <w:t xml:space="preserve">, then select </w:t>
      </w:r>
      <w:r w:rsidR="008E72EF" w:rsidRPr="008E72EF">
        <w:rPr>
          <w:rFonts w:ascii="Arial" w:hAnsi="Arial" w:cs="Arial"/>
          <w:b/>
          <w:bCs/>
        </w:rPr>
        <w:t>“Followed Service Accounts”</w:t>
      </w:r>
      <w:r w:rsidR="008E72EF" w:rsidRPr="008E72EF">
        <w:rPr>
          <w:rFonts w:ascii="Arial" w:hAnsi="Arial" w:cs="Arial"/>
        </w:rPr>
        <w:t xml:space="preserve"> to view all accounts you are connected to</w:t>
      </w:r>
    </w:p>
    <w:p w14:paraId="59B580C4" w14:textId="45637474" w:rsidR="00C273AA" w:rsidRDefault="00C0267E" w:rsidP="00351152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5F0EFE1" wp14:editId="263CB0D3">
            <wp:extent cx="1111250" cy="2387600"/>
            <wp:effectExtent l="0" t="0" r="0" b="0"/>
            <wp:docPr id="17085943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39C5">
        <w:rPr>
          <w:rFonts w:ascii="Arial" w:hAnsi="Arial" w:cs="Arial"/>
        </w:rPr>
        <w:t xml:space="preserve">  </w:t>
      </w:r>
      <w:r w:rsidR="00A97775">
        <w:rPr>
          <w:rFonts w:ascii="Arial" w:hAnsi="Arial" w:cs="Arial"/>
          <w:noProof/>
        </w:rPr>
        <w:drawing>
          <wp:inline distT="0" distB="0" distL="0" distR="0" wp14:anchorId="480D217D" wp14:editId="0B499389">
            <wp:extent cx="1035050" cy="2336800"/>
            <wp:effectExtent l="19050" t="19050" r="12700" b="25400"/>
            <wp:docPr id="12583835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23368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8643B2" w14:textId="5DE578C2" w:rsidR="00FC789D" w:rsidRPr="00FC789D" w:rsidRDefault="00210845" w:rsidP="00FC789D">
      <w:pPr>
        <w:rPr>
          <w:rFonts w:ascii="Arial" w:hAnsi="Arial" w:cs="Arial"/>
        </w:rPr>
      </w:pPr>
      <w:r>
        <w:rPr>
          <w:rFonts w:ascii="Arial" w:hAnsi="Arial" w:cs="Arial"/>
        </w:rPr>
        <w:t xml:space="preserve">Step 3: </w:t>
      </w:r>
      <w:r w:rsidR="00FC789D" w:rsidRPr="00FC789D">
        <w:rPr>
          <w:rFonts w:ascii="Arial" w:hAnsi="Arial" w:cs="Arial"/>
        </w:rPr>
        <w:t xml:space="preserve">From the list, select the </w:t>
      </w:r>
      <w:r w:rsidR="00FC789D" w:rsidRPr="00FC789D">
        <w:rPr>
          <w:rFonts w:ascii="Arial" w:hAnsi="Arial" w:cs="Arial"/>
          <w:b/>
          <w:bCs/>
        </w:rPr>
        <w:t>Standard Chartered Instant Messagin</w:t>
      </w:r>
      <w:r w:rsidR="00CE38E6">
        <w:rPr>
          <w:rFonts w:ascii="Arial" w:hAnsi="Arial" w:cs="Arial"/>
          <w:b/>
          <w:bCs/>
        </w:rPr>
        <w:t xml:space="preserve">g </w:t>
      </w:r>
      <w:r w:rsidR="00FC789D" w:rsidRPr="00FC789D">
        <w:rPr>
          <w:rFonts w:ascii="Arial" w:hAnsi="Arial" w:cs="Arial"/>
          <w:b/>
          <w:bCs/>
        </w:rPr>
        <w:t>Service Account</w:t>
      </w:r>
      <w:r w:rsidR="00FC789D" w:rsidRPr="00FC789D">
        <w:rPr>
          <w:rFonts w:ascii="Arial" w:hAnsi="Arial" w:cs="Arial"/>
        </w:rPr>
        <w:t>, and open its profile</w:t>
      </w:r>
    </w:p>
    <w:p w14:paraId="618AD9C9" w14:textId="0FFF29F3" w:rsidR="00210845" w:rsidRDefault="00E63CD1" w:rsidP="00351152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701F112" wp14:editId="6C73C61A">
            <wp:extent cx="1136650" cy="2362200"/>
            <wp:effectExtent l="19050" t="19050" r="25400" b="19050"/>
            <wp:docPr id="11510577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2362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  <w:r w:rsidR="00C24EAD">
        <w:rPr>
          <w:rFonts w:ascii="Arial" w:hAnsi="Arial" w:cs="Arial"/>
          <w:noProof/>
        </w:rPr>
        <w:drawing>
          <wp:inline distT="0" distB="0" distL="0" distR="0" wp14:anchorId="7154D130" wp14:editId="76826A26">
            <wp:extent cx="1136650" cy="2362200"/>
            <wp:effectExtent l="19050" t="19050" r="25400" b="19050"/>
            <wp:docPr id="18783315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2362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83DF7" w14:textId="77777777" w:rsidR="00630BAA" w:rsidRPr="00630BAA" w:rsidRDefault="00C94C1B" w:rsidP="00630B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Step 4: </w:t>
      </w:r>
      <w:r w:rsidR="00630BAA" w:rsidRPr="00630BAA">
        <w:rPr>
          <w:rFonts w:ascii="Arial" w:hAnsi="Arial" w:cs="Arial"/>
        </w:rPr>
        <w:t xml:space="preserve">Click on the </w:t>
      </w:r>
      <w:r w:rsidR="00630BAA" w:rsidRPr="00630BAA">
        <w:rPr>
          <w:rFonts w:ascii="Arial" w:hAnsi="Arial" w:cs="Arial"/>
          <w:b/>
          <w:bCs/>
        </w:rPr>
        <w:t>three dots menu</w:t>
      </w:r>
      <w:r w:rsidR="00630BAA" w:rsidRPr="00630BAA">
        <w:rPr>
          <w:rFonts w:ascii="Arial" w:hAnsi="Arial" w:cs="Arial"/>
        </w:rPr>
        <w:t xml:space="preserve"> at the top right, go to </w:t>
      </w:r>
      <w:r w:rsidR="00630BAA" w:rsidRPr="00630BAA">
        <w:rPr>
          <w:rFonts w:ascii="Arial" w:hAnsi="Arial" w:cs="Arial"/>
          <w:b/>
          <w:bCs/>
        </w:rPr>
        <w:t>Settings</w:t>
      </w:r>
      <w:r w:rsidR="00630BAA" w:rsidRPr="00630BAA">
        <w:rPr>
          <w:rFonts w:ascii="Arial" w:hAnsi="Arial" w:cs="Arial"/>
        </w:rPr>
        <w:t xml:space="preserve">, and ensure the </w:t>
      </w:r>
      <w:r w:rsidR="00630BAA" w:rsidRPr="00630BAA">
        <w:rPr>
          <w:rFonts w:ascii="Arial" w:hAnsi="Arial" w:cs="Arial"/>
          <w:b/>
          <w:bCs/>
        </w:rPr>
        <w:t>“Mute Notifications”</w:t>
      </w:r>
      <w:r w:rsidR="00630BAA" w:rsidRPr="00630BAA">
        <w:rPr>
          <w:rFonts w:ascii="Arial" w:hAnsi="Arial" w:cs="Arial"/>
        </w:rPr>
        <w:t xml:space="preserve"> option is turned off.</w:t>
      </w:r>
    </w:p>
    <w:p w14:paraId="58FB8E2A" w14:textId="76D98B7A" w:rsidR="00C94C1B" w:rsidRDefault="00743846" w:rsidP="00351152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EC11675" wp14:editId="79E5C580">
            <wp:extent cx="1060450" cy="2355850"/>
            <wp:effectExtent l="19050" t="19050" r="25400" b="25400"/>
            <wp:docPr id="20542594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23558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  <w:r w:rsidR="00FE5149">
        <w:rPr>
          <w:rFonts w:ascii="Arial" w:hAnsi="Arial" w:cs="Arial"/>
          <w:noProof/>
        </w:rPr>
        <w:drawing>
          <wp:inline distT="0" distB="0" distL="0" distR="0" wp14:anchorId="5695CB6C" wp14:editId="172A5DA9">
            <wp:extent cx="1104900" cy="2362200"/>
            <wp:effectExtent l="19050" t="19050" r="19050" b="19050"/>
            <wp:docPr id="13783425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362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E5149">
        <w:rPr>
          <w:rFonts w:ascii="Arial" w:hAnsi="Arial" w:cs="Arial"/>
        </w:rPr>
        <w:t xml:space="preserve"> </w:t>
      </w:r>
      <w:r w:rsidR="00DD2E36">
        <w:rPr>
          <w:rFonts w:ascii="Arial" w:hAnsi="Arial" w:cs="Arial"/>
        </w:rPr>
        <w:t xml:space="preserve"> </w:t>
      </w:r>
      <w:r w:rsidR="00DD2E36">
        <w:rPr>
          <w:rFonts w:ascii="Arial" w:hAnsi="Arial" w:cs="Arial"/>
          <w:noProof/>
        </w:rPr>
        <w:drawing>
          <wp:inline distT="0" distB="0" distL="0" distR="0" wp14:anchorId="7E464E44" wp14:editId="753F7891">
            <wp:extent cx="1123950" cy="2362200"/>
            <wp:effectExtent l="19050" t="19050" r="19050" b="19050"/>
            <wp:docPr id="17920295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362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46F36C" w14:textId="14808503" w:rsidR="00DA3DC2" w:rsidRPr="00DA3DC2" w:rsidRDefault="00DA3DC2" w:rsidP="00DA3DC2">
      <w:pPr>
        <w:rPr>
          <w:rFonts w:ascii="Arial" w:hAnsi="Arial" w:cs="Arial"/>
        </w:rPr>
      </w:pPr>
      <w:r w:rsidRPr="00DA3DC2">
        <w:rPr>
          <w:rFonts w:ascii="Arial" w:hAnsi="Arial" w:cs="Arial"/>
        </w:rPr>
        <w:t xml:space="preserve">Once this is disabled, you will start receiving message </w:t>
      </w:r>
      <w:r>
        <w:rPr>
          <w:rFonts w:ascii="Arial" w:hAnsi="Arial" w:cs="Arial"/>
        </w:rPr>
        <w:t>notifications</w:t>
      </w:r>
      <w:r w:rsidRPr="00DA3DC2">
        <w:rPr>
          <w:rFonts w:ascii="Arial" w:hAnsi="Arial" w:cs="Arial"/>
        </w:rPr>
        <w:t>.</w:t>
      </w:r>
    </w:p>
    <w:p w14:paraId="6A47F69E" w14:textId="77777777" w:rsidR="00DD2E36" w:rsidRDefault="00DD2E36" w:rsidP="00351152">
      <w:pPr>
        <w:rPr>
          <w:rFonts w:ascii="Arial" w:hAnsi="Arial" w:cs="Arial"/>
        </w:rPr>
      </w:pPr>
    </w:p>
    <w:p w14:paraId="6C59BF0E" w14:textId="354B888F" w:rsidR="00832591" w:rsidRPr="00B62CB0" w:rsidRDefault="00C12499" w:rsidP="00C12499">
      <w:r w:rsidRPr="00C12499">
        <w:rPr>
          <w:rFonts w:ascii="Arial" w:hAnsi="Arial" w:cs="Arial"/>
          <w:color w:val="000000"/>
        </w:rPr>
        <w:t>For any questions or assistance, please contact your Private Banker. We look forward to connecting with you via this new channel.</w:t>
      </w:r>
    </w:p>
    <w:sectPr w:rsidR="00832591" w:rsidRPr="00B62CB0" w:rsidSect="0048177B">
      <w:headerReference w:type="even" r:id="rId24"/>
      <w:headerReference w:type="default" r:id="rId25"/>
      <w:head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10632" w14:textId="77777777" w:rsidR="0074245E" w:rsidRDefault="0074245E" w:rsidP="00351152">
      <w:pPr>
        <w:spacing w:after="0" w:line="240" w:lineRule="auto"/>
      </w:pPr>
      <w:r>
        <w:separator/>
      </w:r>
    </w:p>
  </w:endnote>
  <w:endnote w:type="continuationSeparator" w:id="0">
    <w:p w14:paraId="4857B3B1" w14:textId="77777777" w:rsidR="0074245E" w:rsidRDefault="0074245E" w:rsidP="00351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52C8D" w14:textId="77777777" w:rsidR="0074245E" w:rsidRDefault="0074245E" w:rsidP="00351152">
      <w:pPr>
        <w:spacing w:after="0" w:line="240" w:lineRule="auto"/>
      </w:pPr>
      <w:r>
        <w:separator/>
      </w:r>
    </w:p>
  </w:footnote>
  <w:footnote w:type="continuationSeparator" w:id="0">
    <w:p w14:paraId="70BFB986" w14:textId="77777777" w:rsidR="0074245E" w:rsidRDefault="0074245E" w:rsidP="00351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F25C" w14:textId="1E3D9FCA" w:rsidR="00351152" w:rsidRDefault="003511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27D8C8" wp14:editId="0979C0A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19785" cy="332105"/>
              <wp:effectExtent l="0" t="0" r="18415" b="10795"/>
              <wp:wrapNone/>
              <wp:docPr id="205792707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CB52B" w14:textId="125EEDE4" w:rsidR="00351152" w:rsidRPr="00351152" w:rsidRDefault="00351152" w:rsidP="0035115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351152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7D8C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" style="position:absolute;margin-left:0;margin-top:0;width:64.55pt;height:26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" filled="f" stroked="f">
              <v:textbox style="mso-fit-shape-to-text:t" inset="20pt,15pt,0,0">
                <w:txbxContent>
                  <w:p w14:paraId="321CB52B" w14:textId="125EEDE4" w:rsidR="00351152" w:rsidRPr="00351152" w:rsidRDefault="00351152" w:rsidP="0035115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351152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C96E" w14:textId="7C993D52" w:rsidR="00351152" w:rsidRDefault="003511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D26FB2" wp14:editId="1608E662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19785" cy="332105"/>
              <wp:effectExtent l="0" t="0" r="18415" b="10795"/>
              <wp:wrapNone/>
              <wp:docPr id="1629851107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A28B87" w14:textId="33CFAE1C" w:rsidR="00351152" w:rsidRPr="00351152" w:rsidRDefault="00351152" w:rsidP="0035115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351152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D26FB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" style="position:absolute;margin-left:0;margin-top:0;width:64.55pt;height:26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" filled="f" stroked="f">
              <v:textbox style="mso-fit-shape-to-text:t" inset="20pt,15pt,0,0">
                <w:txbxContent>
                  <w:p w14:paraId="61A28B87" w14:textId="33CFAE1C" w:rsidR="00351152" w:rsidRPr="00351152" w:rsidRDefault="00351152" w:rsidP="0035115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351152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026D8" w14:textId="1CAF84A4" w:rsidR="00351152" w:rsidRDefault="003511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8053B5" wp14:editId="7097309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19785" cy="332105"/>
              <wp:effectExtent l="0" t="0" r="18415" b="10795"/>
              <wp:wrapNone/>
              <wp:docPr id="71564868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6E6595" w14:textId="323BEF87" w:rsidR="00351152" w:rsidRPr="00351152" w:rsidRDefault="00351152" w:rsidP="0035115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351152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053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" style="position:absolute;margin-left:0;margin-top:0;width:64.55pt;height:26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" filled="f" stroked="f">
              <v:textbox style="mso-fit-shape-to-text:t" inset="20pt,15pt,0,0">
                <w:txbxContent>
                  <w:p w14:paraId="7C6E6595" w14:textId="323BEF87" w:rsidR="00351152" w:rsidRPr="00351152" w:rsidRDefault="00351152" w:rsidP="0035115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351152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74698"/>
    <w:multiLevelType w:val="hybridMultilevel"/>
    <w:tmpl w:val="08BE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63285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hivanan, Mathumathi">
    <w15:presenceInfo w15:providerId="AD" w15:userId="S::2016220@zone1.scb.net::13643260-fdff-4eb2-b6ae-6baa09cf56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52"/>
    <w:rsid w:val="000371B9"/>
    <w:rsid w:val="000452E7"/>
    <w:rsid w:val="00075E4D"/>
    <w:rsid w:val="000A2FEA"/>
    <w:rsid w:val="000A7AD6"/>
    <w:rsid w:val="000E1502"/>
    <w:rsid w:val="000E29D7"/>
    <w:rsid w:val="000E61E0"/>
    <w:rsid w:val="00112496"/>
    <w:rsid w:val="001406F5"/>
    <w:rsid w:val="001662E7"/>
    <w:rsid w:val="001B46F2"/>
    <w:rsid w:val="001D12B2"/>
    <w:rsid w:val="001F1D81"/>
    <w:rsid w:val="00204ACE"/>
    <w:rsid w:val="002073BA"/>
    <w:rsid w:val="00210845"/>
    <w:rsid w:val="002C4E3E"/>
    <w:rsid w:val="002D7FD6"/>
    <w:rsid w:val="002F66B8"/>
    <w:rsid w:val="0031271C"/>
    <w:rsid w:val="003329B6"/>
    <w:rsid w:val="00351152"/>
    <w:rsid w:val="00373A36"/>
    <w:rsid w:val="00373A91"/>
    <w:rsid w:val="00387679"/>
    <w:rsid w:val="003B07B9"/>
    <w:rsid w:val="003D6119"/>
    <w:rsid w:val="003D6DCF"/>
    <w:rsid w:val="00464DD4"/>
    <w:rsid w:val="00471DEA"/>
    <w:rsid w:val="0048177B"/>
    <w:rsid w:val="004B644E"/>
    <w:rsid w:val="004E3F52"/>
    <w:rsid w:val="0050294D"/>
    <w:rsid w:val="005049C6"/>
    <w:rsid w:val="00530349"/>
    <w:rsid w:val="005357D2"/>
    <w:rsid w:val="005412B4"/>
    <w:rsid w:val="00554C84"/>
    <w:rsid w:val="00563D8E"/>
    <w:rsid w:val="00564E6C"/>
    <w:rsid w:val="00596E5F"/>
    <w:rsid w:val="005B7AF8"/>
    <w:rsid w:val="005C5B90"/>
    <w:rsid w:val="00602CC5"/>
    <w:rsid w:val="00630BAA"/>
    <w:rsid w:val="00677A51"/>
    <w:rsid w:val="006B5833"/>
    <w:rsid w:val="006C2428"/>
    <w:rsid w:val="006E1E21"/>
    <w:rsid w:val="006E333C"/>
    <w:rsid w:val="006F5203"/>
    <w:rsid w:val="00715626"/>
    <w:rsid w:val="0074245E"/>
    <w:rsid w:val="00743846"/>
    <w:rsid w:val="0074655D"/>
    <w:rsid w:val="007C574B"/>
    <w:rsid w:val="007E3091"/>
    <w:rsid w:val="007F2952"/>
    <w:rsid w:val="00816FC2"/>
    <w:rsid w:val="00832591"/>
    <w:rsid w:val="00853AD4"/>
    <w:rsid w:val="00866D8D"/>
    <w:rsid w:val="008C4A8A"/>
    <w:rsid w:val="008D399E"/>
    <w:rsid w:val="008E355A"/>
    <w:rsid w:val="008E72EF"/>
    <w:rsid w:val="009D1ABB"/>
    <w:rsid w:val="009E1723"/>
    <w:rsid w:val="009E3870"/>
    <w:rsid w:val="00A200E7"/>
    <w:rsid w:val="00A60176"/>
    <w:rsid w:val="00A906B0"/>
    <w:rsid w:val="00A97775"/>
    <w:rsid w:val="00A97B62"/>
    <w:rsid w:val="00AB2D3E"/>
    <w:rsid w:val="00AC6692"/>
    <w:rsid w:val="00AE1B77"/>
    <w:rsid w:val="00AF1089"/>
    <w:rsid w:val="00B01C60"/>
    <w:rsid w:val="00B1176E"/>
    <w:rsid w:val="00B16D3C"/>
    <w:rsid w:val="00B17B0C"/>
    <w:rsid w:val="00B34CA9"/>
    <w:rsid w:val="00B61FAD"/>
    <w:rsid w:val="00B62CB0"/>
    <w:rsid w:val="00B836C7"/>
    <w:rsid w:val="00BB45F2"/>
    <w:rsid w:val="00BD223D"/>
    <w:rsid w:val="00C0267E"/>
    <w:rsid w:val="00C12499"/>
    <w:rsid w:val="00C24EAD"/>
    <w:rsid w:val="00C273AA"/>
    <w:rsid w:val="00C5436D"/>
    <w:rsid w:val="00C851DD"/>
    <w:rsid w:val="00C85FC2"/>
    <w:rsid w:val="00C94C1B"/>
    <w:rsid w:val="00CD05BB"/>
    <w:rsid w:val="00CD10BE"/>
    <w:rsid w:val="00CD360B"/>
    <w:rsid w:val="00CD4393"/>
    <w:rsid w:val="00CE38E6"/>
    <w:rsid w:val="00CE63C2"/>
    <w:rsid w:val="00D12C1D"/>
    <w:rsid w:val="00D412A3"/>
    <w:rsid w:val="00D61017"/>
    <w:rsid w:val="00D84D22"/>
    <w:rsid w:val="00D92BD8"/>
    <w:rsid w:val="00D95B0C"/>
    <w:rsid w:val="00DA39C5"/>
    <w:rsid w:val="00DA3DC2"/>
    <w:rsid w:val="00DC2715"/>
    <w:rsid w:val="00DC4BD9"/>
    <w:rsid w:val="00DD2E36"/>
    <w:rsid w:val="00E02E4B"/>
    <w:rsid w:val="00E331D2"/>
    <w:rsid w:val="00E54F9B"/>
    <w:rsid w:val="00E62EFA"/>
    <w:rsid w:val="00E63CD1"/>
    <w:rsid w:val="00E74D50"/>
    <w:rsid w:val="00E77201"/>
    <w:rsid w:val="00F00D69"/>
    <w:rsid w:val="00F17E02"/>
    <w:rsid w:val="00F77797"/>
    <w:rsid w:val="00F94D3C"/>
    <w:rsid w:val="00FA3008"/>
    <w:rsid w:val="00FC789D"/>
    <w:rsid w:val="00FE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981AF"/>
  <w15:chartTrackingRefBased/>
  <w15:docId w15:val="{19D1046B-CB55-4CEF-9690-F8A2AF528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ultiple 1.08 li,Space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2E7"/>
    <w:pPr>
      <w:ind w:left="720"/>
      <w:contextualSpacing/>
    </w:pPr>
  </w:style>
  <w:style w:type="paragraph" w:styleId="NoSpacing">
    <w:name w:val="No Spacing"/>
    <w:uiPriority w:val="1"/>
    <w:rsid w:val="000452E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51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15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51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1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11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152"/>
  </w:style>
  <w:style w:type="paragraph" w:styleId="Revision">
    <w:name w:val="Revision"/>
    <w:hidden/>
    <w:uiPriority w:val="99"/>
    <w:semiHidden/>
    <w:rsid w:val="002C4E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microsoft.com/office/2011/relationships/people" Target="people.xml"/><Relationship Id="rId10" Type="http://schemas.openxmlformats.org/officeDocument/2006/relationships/image" Target="media/image1.emf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D316BEFAB70542974BD34E2BF8D58A" ma:contentTypeVersion="14" ma:contentTypeDescription="Create a new document." ma:contentTypeScope="" ma:versionID="c15c94aaf7a824a660d7e37e8bef4ed6">
  <xsd:schema xmlns:xsd="http://www.w3.org/2001/XMLSchema" xmlns:xs="http://www.w3.org/2001/XMLSchema" xmlns:p="http://schemas.microsoft.com/office/2006/metadata/properties" xmlns:ns2="9205c261-2821-4bba-bb1b-7a4e6da8eb14" targetNamespace="http://schemas.microsoft.com/office/2006/metadata/properties" ma:root="true" ma:fieldsID="0c11d486a769b56b6a175e82830084c8" ns2:_="">
    <xsd:import namespace="9205c261-2821-4bba-bb1b-7a4e6da8e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5c261-2821-4bba-bb1b-7a4e6da8eb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D4B752-79B0-4D05-A460-AD81F69D44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458226-092F-4EDC-9328-AE5AF59883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B11130-2F90-4F54-B98C-7B86BD57B4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05c261-2821-4bba-bb1b-7a4e6da8e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40e60c6-cef6-4cc0-a98d-364c7249d74b}" enabled="1" method="Privileged" siteId="{b44900f1-2def-4c3b-9ec6-9020d604e19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2144</TotalTime>
  <Pages>1</Pages>
  <Words>370</Words>
  <Characters>1910</Characters>
  <Application>Microsoft Office Word</Application>
  <DocSecurity>0</DocSecurity>
  <Lines>47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Mathivanan, Mathumathi</dc:creator>
  <cp:keywords/>
  <dc:description/>
  <cp:lastModifiedBy>Mathivanan, Mathumathi</cp:lastModifiedBy>
  <cp:revision>74</cp:revision>
  <dcterms:created xsi:type="dcterms:W3CDTF">2026-05-18T09:41:00Z</dcterms:created>
  <dcterms:modified xsi:type="dcterms:W3CDTF">2026-05-26T11:52:00Z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2aa7eeac,7aa979a4,61258de3</vt:lpwstr>
  </property>
  <property fmtid="{D5CDD505-2E9C-101B-9397-08002B2CF9AE}" pid="3" name="ClassificationContentMarkingHeaderFontProps">
    <vt:lpwstr>#0078d7,9,Arial</vt:lpwstr>
  </property>
  <property fmtid="{D5CDD505-2E9C-101B-9397-08002B2CF9AE}" pid="4" name="ClassificationContentMarkingHeaderText">
    <vt:lpwstr>INTERNAL</vt:lpwstr>
  </property>
</Properties>
</file>